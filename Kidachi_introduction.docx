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6757E5" w14:textId="77777777" w:rsidR="00861658" w:rsidRDefault="00861658" w:rsidP="00BD2702">
      <w:r>
        <w:rPr>
          <w:rFonts w:hint="eastAsia"/>
        </w:rPr>
        <w:t>第１章</w:t>
      </w:r>
      <w:r w:rsidR="001135D9">
        <w:rPr>
          <w:rFonts w:hint="eastAsia"/>
        </w:rPr>
        <w:t xml:space="preserve"> 序章</w:t>
      </w:r>
    </w:p>
    <w:p w14:paraId="28A3BA32" w14:textId="77777777" w:rsidR="00861658" w:rsidRDefault="00861658" w:rsidP="00BD2702"/>
    <w:p w14:paraId="2C2AC703" w14:textId="77777777" w:rsidR="00360FF6" w:rsidRDefault="00360FF6" w:rsidP="00BD2702">
      <w:r>
        <w:rPr>
          <w:rFonts w:hint="eastAsia"/>
        </w:rPr>
        <w:t>1.1技術背景</w:t>
      </w:r>
    </w:p>
    <w:p w14:paraId="6FB79E66" w14:textId="4FC0878E" w:rsidR="00B93136" w:rsidRDefault="00D34B04" w:rsidP="00B93136">
      <w:pPr>
        <w:ind w:firstLineChars="100" w:firstLine="210"/>
        <w:rPr>
          <w:ins w:id="0" w:author="福田浩" w:date="2022-01-03T09:37:00Z"/>
        </w:rPr>
      </w:pPr>
      <w:ins w:id="1" w:author="福田浩" w:date="2022-01-03T09:26:00Z">
        <w:r>
          <w:rPr>
            <w:rFonts w:hint="eastAsia"/>
          </w:rPr>
          <w:t>スマートフォンに</w:t>
        </w:r>
      </w:ins>
      <w:ins w:id="2" w:author="福田浩" w:date="2022-01-03T09:27:00Z">
        <w:r>
          <w:rPr>
            <w:rFonts w:hint="eastAsia"/>
          </w:rPr>
          <w:t>代表される高度情報端末の普及に伴い，</w:t>
        </w:r>
      </w:ins>
      <w:ins w:id="3" w:author="福田浩" w:date="2022-01-03T09:26:00Z">
        <w:r>
          <w:rPr>
            <w:rFonts w:hint="eastAsia"/>
          </w:rPr>
          <w:t>情報通信量</w:t>
        </w:r>
      </w:ins>
      <w:ins w:id="4" w:author="福田浩" w:date="2022-01-03T09:27:00Z">
        <w:r>
          <w:rPr>
            <w:rFonts w:hint="eastAsia"/>
          </w:rPr>
          <w:t>は増加の一途を辿っており，今後も高速大容量の</w:t>
        </w:r>
      </w:ins>
      <w:ins w:id="5" w:author="福田浩" w:date="2022-01-03T09:28:00Z">
        <w:r>
          <w:rPr>
            <w:rFonts w:hint="eastAsia"/>
          </w:rPr>
          <w:t>トラフィック</w:t>
        </w:r>
      </w:ins>
      <w:ins w:id="6" w:author="福田浩" w:date="2022-01-03T09:27:00Z">
        <w:r>
          <w:rPr>
            <w:rFonts w:hint="eastAsia"/>
          </w:rPr>
          <w:t>を</w:t>
        </w:r>
      </w:ins>
      <w:ins w:id="7" w:author="福田浩" w:date="2022-01-03T09:28:00Z">
        <w:r>
          <w:rPr>
            <w:rFonts w:hint="eastAsia"/>
          </w:rPr>
          <w:t>支える情報流通基盤の持続的な開発・整備が必要である．</w:t>
        </w:r>
      </w:ins>
      <w:ins w:id="8" w:author="福田浩" w:date="2022-01-03T09:29:00Z">
        <w:r>
          <w:rPr>
            <w:rFonts w:hint="eastAsia"/>
          </w:rPr>
          <w:t>情報通信端末の高度化により，端末側での情報処理である</w:t>
        </w:r>
      </w:ins>
      <w:ins w:id="9" w:author="福田浩" w:date="2022-01-03T09:30:00Z">
        <w:r>
          <w:rPr>
            <w:rFonts w:hint="eastAsia"/>
          </w:rPr>
          <w:t>エッジコンピューティングが重要になってきているが，同時に</w:t>
        </w:r>
      </w:ins>
      <w:ins w:id="10" w:author="福田浩" w:date="2022-01-03T09:31:00Z">
        <w:r>
          <w:rPr>
            <w:rFonts w:hint="eastAsia"/>
          </w:rPr>
          <w:t>データセンタ(</w:t>
        </w:r>
        <w:r>
          <w:t>Data Center</w:t>
        </w:r>
        <w:r>
          <w:rPr>
            <w:rFonts w:hint="eastAsia"/>
          </w:rPr>
          <w:t>，以下，DC)で</w:t>
        </w:r>
      </w:ins>
      <w:ins w:id="11" w:author="福田浩" w:date="2022-01-03T09:32:00Z">
        <w:r>
          <w:rPr>
            <w:rFonts w:hint="eastAsia"/>
          </w:rPr>
          <w:t>大容量の情報を集中して処理する能力も必要とされている．DCで</w:t>
        </w:r>
      </w:ins>
      <w:ins w:id="12" w:author="福田浩" w:date="2022-01-03T09:33:00Z">
        <w:r>
          <w:rPr>
            <w:rFonts w:hint="eastAsia"/>
          </w:rPr>
          <w:t>はノード当たり</w:t>
        </w:r>
        <w:r>
          <w:t>10</w:t>
        </w:r>
        <w:r>
          <w:rPr>
            <w:rFonts w:hint="eastAsia"/>
          </w:rPr>
          <w:t>0Gbpsクラスの</w:t>
        </w:r>
        <w:r w:rsidR="00B93136">
          <w:rPr>
            <w:rFonts w:hint="eastAsia"/>
          </w:rPr>
          <w:t>情報通信量が</w:t>
        </w:r>
      </w:ins>
      <w:ins w:id="13" w:author="福田浩" w:date="2022-01-03T09:34:00Z">
        <w:r w:rsidR="00B93136">
          <w:rPr>
            <w:rFonts w:hint="eastAsia"/>
          </w:rPr>
          <w:t>必要である</w:t>
        </w:r>
      </w:ins>
      <w:ins w:id="14" w:author="福田浩" w:date="2022-01-03T09:37:00Z">
        <w:r w:rsidR="00B93136">
          <w:rPr>
            <w:rFonts w:hint="eastAsia"/>
          </w:rPr>
          <w:t>．</w:t>
        </w:r>
      </w:ins>
      <w:ins w:id="15" w:author="福田浩" w:date="2022-01-03T09:34:00Z">
        <w:r w:rsidR="00B93136">
          <w:rPr>
            <w:rFonts w:hint="eastAsia"/>
          </w:rPr>
          <w:t>従来の</w:t>
        </w:r>
      </w:ins>
      <w:ins w:id="16" w:author="福田浩" w:date="2022-01-03T09:37:00Z">
        <w:r w:rsidR="00B93136">
          <w:rPr>
            <w:rFonts w:hint="eastAsia"/>
          </w:rPr>
          <w:t>高周波</w:t>
        </w:r>
      </w:ins>
      <w:ins w:id="17" w:author="福田浩" w:date="2022-01-03T09:34:00Z">
        <w:r w:rsidR="00B93136">
          <w:rPr>
            <w:rFonts w:hint="eastAsia"/>
          </w:rPr>
          <w:t>通信デバイス・装置の延長線上では，設備コスト，</w:t>
        </w:r>
      </w:ins>
      <w:ins w:id="18" w:author="福田浩" w:date="2022-01-03T09:35:00Z">
        <w:r w:rsidR="00B93136">
          <w:rPr>
            <w:rFonts w:hint="eastAsia"/>
          </w:rPr>
          <w:t>デバイス寸法・重量，および消費電力で限界があり，新たな技術プラットフォームが必要な局面を迎えている．</w:t>
        </w:r>
      </w:ins>
    </w:p>
    <w:p w14:paraId="281D3E8F" w14:textId="1682CC31" w:rsidR="00B93136" w:rsidRDefault="00B93136" w:rsidP="00B93136">
      <w:pPr>
        <w:ind w:firstLineChars="100" w:firstLine="210"/>
        <w:rPr>
          <w:ins w:id="19" w:author="福田浩" w:date="2022-01-03T09:26:00Z"/>
        </w:rPr>
      </w:pPr>
      <w:ins w:id="20" w:author="福田浩" w:date="2022-01-03T09:37:00Z">
        <w:r>
          <w:rPr>
            <w:rFonts w:hint="eastAsia"/>
          </w:rPr>
          <w:t>これまで，</w:t>
        </w:r>
      </w:ins>
      <w:ins w:id="21" w:author="福田浩" w:date="2022-01-03T09:39:00Z">
        <w:r>
          <w:rPr>
            <w:rFonts w:hint="eastAsia"/>
          </w:rPr>
          <w:t>伝送距離が</w:t>
        </w:r>
      </w:ins>
      <w:ins w:id="22" w:author="福田浩" w:date="2022-01-03T09:38:00Z">
        <w:r>
          <w:rPr>
            <w:rFonts w:hint="eastAsia"/>
          </w:rPr>
          <w:t>40kmを超える</w:t>
        </w:r>
      </w:ins>
      <w:ins w:id="23" w:author="福田浩" w:date="2022-01-03T09:37:00Z">
        <w:r>
          <w:rPr>
            <w:rFonts w:hint="eastAsia"/>
          </w:rPr>
          <w:t>長距離</w:t>
        </w:r>
      </w:ins>
      <w:ins w:id="24" w:author="福田浩" w:date="2022-01-03T09:38:00Z">
        <w:r>
          <w:rPr>
            <w:rFonts w:hint="eastAsia"/>
          </w:rPr>
          <w:t>通信で技術の限界を</w:t>
        </w:r>
      </w:ins>
      <w:ins w:id="25" w:author="福田浩" w:date="2022-01-03T09:39:00Z">
        <w:r>
          <w:rPr>
            <w:rFonts w:hint="eastAsia"/>
          </w:rPr>
          <w:t>突破するために光通信技術が活躍してきた．前述のDC周辺の技術要請に</w:t>
        </w:r>
      </w:ins>
      <w:ins w:id="26" w:author="福田浩" w:date="2022-01-03T09:40:00Z">
        <w:r>
          <w:rPr>
            <w:rFonts w:hint="eastAsia"/>
          </w:rPr>
          <w:t>応えるために，LSIに</w:t>
        </w:r>
      </w:ins>
      <w:ins w:id="27" w:author="福田浩" w:date="2022-01-03T09:41:00Z">
        <w:r>
          <w:rPr>
            <w:rFonts w:hint="eastAsia"/>
          </w:rPr>
          <w:t>代</w:t>
        </w:r>
      </w:ins>
      <w:ins w:id="28" w:author="福田浩" w:date="2022-01-03T09:40:00Z">
        <w:r>
          <w:rPr>
            <w:rFonts w:hint="eastAsia"/>
          </w:rPr>
          <w:t>わ</w:t>
        </w:r>
      </w:ins>
      <w:ins w:id="29" w:author="福田浩" w:date="2022-01-03T09:41:00Z">
        <w:r>
          <w:rPr>
            <w:rFonts w:hint="eastAsia"/>
          </w:rPr>
          <w:t>り</w:t>
        </w:r>
      </w:ins>
      <w:ins w:id="30" w:author="福田浩" w:date="2022-01-03T09:40:00Z">
        <w:r>
          <w:rPr>
            <w:rFonts w:hint="eastAsia"/>
          </w:rPr>
          <w:t>光</w:t>
        </w:r>
      </w:ins>
      <w:ins w:id="31" w:author="福田浩" w:date="2022-01-03T09:41:00Z">
        <w:r>
          <w:rPr>
            <w:rFonts w:hint="eastAsia"/>
          </w:rPr>
          <w:t>回路</w:t>
        </w:r>
      </w:ins>
      <w:ins w:id="32" w:author="福田浩" w:date="2022-01-03T09:40:00Z">
        <w:r>
          <w:rPr>
            <w:rFonts w:hint="eastAsia"/>
          </w:rPr>
          <w:t>が中距離から短距離通信</w:t>
        </w:r>
      </w:ins>
      <w:ins w:id="33" w:author="福田浩" w:date="2022-01-03T09:41:00Z">
        <w:r>
          <w:rPr>
            <w:rFonts w:hint="eastAsia"/>
          </w:rPr>
          <w:t>でも利用</w:t>
        </w:r>
      </w:ins>
      <w:ins w:id="34" w:author="福田浩" w:date="2022-01-03T09:40:00Z">
        <w:r>
          <w:rPr>
            <w:rFonts w:hint="eastAsia"/>
          </w:rPr>
          <w:t>されるようになってきている．</w:t>
        </w:r>
      </w:ins>
    </w:p>
    <w:p w14:paraId="0021966F" w14:textId="35408600" w:rsidR="00BD2702" w:rsidRDefault="001D4ACD" w:rsidP="00D34B04">
      <w:pPr>
        <w:ind w:firstLineChars="100" w:firstLine="210"/>
      </w:pPr>
      <w:del w:id="35" w:author="福田浩" w:date="2022-01-03T09:36:00Z">
        <w:r w:rsidDel="00B93136">
          <w:rPr>
            <w:rFonts w:hint="eastAsia"/>
          </w:rPr>
          <w:delText>昨今では</w:delText>
        </w:r>
      </w:del>
      <w:ins w:id="36" w:author="福田浩" w:date="2022-01-03T09:36:00Z">
        <w:r w:rsidR="00B93136">
          <w:rPr>
            <w:rFonts w:hint="eastAsia"/>
          </w:rPr>
          <w:t>そのような技術要請の中，</w:t>
        </w:r>
      </w:ins>
      <w:r w:rsidR="00BD2702">
        <w:rPr>
          <w:rFonts w:hint="eastAsia"/>
        </w:rPr>
        <w:t>従来のシリカ</w:t>
      </w:r>
      <w:r w:rsidR="00BD2702">
        <w:t>(</w:t>
      </w:r>
      <w:ins w:id="37" w:author="福田浩" w:date="2022-01-03T09:25:00Z">
        <w:r w:rsidR="00D34B04">
          <w:rPr>
            <w:rFonts w:hint="eastAsia"/>
          </w:rPr>
          <w:t>以下，</w:t>
        </w:r>
      </w:ins>
      <w:r w:rsidR="00BD2702">
        <w:t>SiO2)やポリマーに替え、シリコン(</w:t>
      </w:r>
      <w:ins w:id="38" w:author="福田浩" w:date="2022-01-03T09:25:00Z">
        <w:r w:rsidR="00D34B04">
          <w:rPr>
            <w:rFonts w:hint="eastAsia"/>
          </w:rPr>
          <w:t>以下，</w:t>
        </w:r>
      </w:ins>
      <w:r w:rsidR="00BD2702">
        <w:t>Si)をコア材料とする光回路プラットフォームであるシリコンフォトニクス(</w:t>
      </w:r>
      <w:ins w:id="39" w:author="福田浩" w:date="2022-01-03T09:25:00Z">
        <w:r w:rsidR="00D34B04">
          <w:rPr>
            <w:rFonts w:hint="eastAsia"/>
          </w:rPr>
          <w:t>以下，</w:t>
        </w:r>
      </w:ins>
      <w:r w:rsidR="00BD2702">
        <w:t>SiPh)の実用化により、光回路の集積密度の大規模製造技術が大幅に進ん</w:t>
      </w:r>
      <w:r>
        <w:rPr>
          <w:rFonts w:hint="eastAsia"/>
        </w:rPr>
        <w:t>でいる</w:t>
      </w:r>
      <w:r w:rsidR="00BD2702">
        <w:t>。</w:t>
      </w:r>
      <w:ins w:id="40" w:author="福田浩" w:date="2022-01-03T09:24:00Z">
        <w:r w:rsidR="00D34B04">
          <w:rPr>
            <w:rFonts w:hint="eastAsia"/>
          </w:rPr>
          <w:t>T</w:t>
        </w:r>
        <w:r w:rsidR="00D34B04">
          <w:t>aiwan Semiconductor Manufacturing Company (</w:t>
        </w:r>
      </w:ins>
      <w:r w:rsidR="00BD2702">
        <w:t>TSMC</w:t>
      </w:r>
      <w:ins w:id="41" w:author="福田浩" w:date="2022-01-03T09:24:00Z">
        <w:r w:rsidR="00D34B04">
          <w:t>)</w:t>
        </w:r>
      </w:ins>
      <w:r w:rsidR="00BD2702">
        <w:t>や GLOBALFAONDARIES といっ</w:t>
      </w:r>
      <w:r w:rsidR="00BC7977">
        <w:rPr>
          <w:rFonts w:hint="eastAsia"/>
        </w:rPr>
        <w:t>た</w:t>
      </w:r>
      <w:ins w:id="42" w:author="福田浩" w:date="2022-01-03T09:25:00Z">
        <w:r w:rsidR="00D34B04">
          <w:rPr>
            <w:rFonts w:hint="eastAsia"/>
          </w:rPr>
          <w:t>大規模集積回路(Large-Scale Integrated Circuit, 以下，</w:t>
        </w:r>
      </w:ins>
      <w:r w:rsidR="00BD2702">
        <w:t>LSI</w:t>
      </w:r>
      <w:ins w:id="43" w:author="福田浩" w:date="2022-01-03T09:26:00Z">
        <w:r w:rsidR="00D34B04">
          <w:t>)</w:t>
        </w:r>
      </w:ins>
      <w:r w:rsidR="00BD2702">
        <w:t>メーカが SiPh を手掛けるようにな</w:t>
      </w:r>
      <w:del w:id="44" w:author="福田浩" w:date="2022-01-03T09:44:00Z">
        <w:r w:rsidR="00BD2702" w:rsidDel="0045568C">
          <w:delText>り、</w:delText>
        </w:r>
      </w:del>
      <w:ins w:id="45" w:author="福田浩" w:date="2022-01-03T09:44:00Z">
        <w:r w:rsidR="0045568C">
          <w:rPr>
            <w:rFonts w:hint="eastAsia"/>
          </w:rPr>
          <w:t>っている．</w:t>
        </w:r>
      </w:ins>
      <w:ins w:id="46" w:author="福田浩" w:date="2022-01-03T09:46:00Z">
        <w:r w:rsidR="0045568C">
          <w:rPr>
            <w:rFonts w:hint="eastAsia"/>
          </w:rPr>
          <w:t>彼らは，</w:t>
        </w:r>
      </w:ins>
      <w:ins w:id="47" w:author="福田浩" w:date="2022-01-03T09:44:00Z">
        <w:r w:rsidR="0045568C">
          <w:rPr>
            <w:rFonts w:hint="eastAsia"/>
          </w:rPr>
          <w:t>保有するLSI製造装置を最大限活用し，これまで蓄積してきた</w:t>
        </w:r>
      </w:ins>
      <w:r w:rsidR="00BD2702">
        <w:t>LSI 製造技術を利用することで、</w:t>
      </w:r>
      <w:ins w:id="48" w:author="福田浩" w:date="2022-01-03T09:45:00Z">
        <w:r w:rsidR="0045568C">
          <w:rPr>
            <w:rFonts w:hint="eastAsia"/>
          </w:rPr>
          <w:t>必要とされる</w:t>
        </w:r>
      </w:ins>
      <w:ins w:id="49" w:author="福田浩" w:date="2022-01-03T09:46:00Z">
        <w:r w:rsidR="0045568C">
          <w:rPr>
            <w:rFonts w:hint="eastAsia"/>
          </w:rPr>
          <w:t>仕様を満たす光デバイスを</w:t>
        </w:r>
      </w:ins>
      <w:ins w:id="50" w:author="福田浩" w:date="2022-01-03T09:45:00Z">
        <w:r w:rsidR="0045568C">
          <w:rPr>
            <w:rFonts w:hint="eastAsia"/>
          </w:rPr>
          <w:t>大量・</w:t>
        </w:r>
      </w:ins>
      <w:r w:rsidR="00BD2702">
        <w:t>低コスト</w:t>
      </w:r>
      <w:del w:id="51" w:author="福田浩" w:date="2022-01-03T09:45:00Z">
        <w:r w:rsidR="00BD2702" w:rsidDel="0045568C">
          <w:rPr>
            <w:rFonts w:hint="eastAsia"/>
          </w:rPr>
          <w:delText>化が加速している</w:delText>
        </w:r>
      </w:del>
      <w:ins w:id="52" w:author="福田浩" w:date="2022-01-03T09:45:00Z">
        <w:r w:rsidR="0045568C">
          <w:rPr>
            <w:rFonts w:hint="eastAsia"/>
          </w:rPr>
          <w:t>でタイムリー</w:t>
        </w:r>
      </w:ins>
      <w:ins w:id="53" w:author="福田浩" w:date="2022-01-03T09:46:00Z">
        <w:r w:rsidR="0045568C">
          <w:rPr>
            <w:rFonts w:hint="eastAsia"/>
          </w:rPr>
          <w:t>に</w:t>
        </w:r>
      </w:ins>
      <w:ins w:id="54" w:author="福田浩" w:date="2022-01-03T09:45:00Z">
        <w:r w:rsidR="0045568C">
          <w:rPr>
            <w:rFonts w:hint="eastAsia"/>
          </w:rPr>
          <w:t>市場投入</w:t>
        </w:r>
      </w:ins>
      <w:ins w:id="55" w:author="福田浩" w:date="2022-01-03T09:46:00Z">
        <w:r w:rsidR="0045568C">
          <w:rPr>
            <w:rFonts w:hint="eastAsia"/>
          </w:rPr>
          <w:t>することが可能である</w:t>
        </w:r>
      </w:ins>
      <w:r w:rsidR="00BD2702">
        <w:t>。一方で</w:t>
      </w:r>
      <w:del w:id="56" w:author="福田浩" w:date="2022-01-03T09:47:00Z">
        <w:r w:rsidR="00BD2702" w:rsidDel="0045568C">
          <w:delText>、</w:delText>
        </w:r>
      </w:del>
      <w:ins w:id="57" w:author="福田浩" w:date="2022-01-03T09:47:00Z">
        <w:r w:rsidR="0045568C">
          <w:rPr>
            <w:rFonts w:hint="eastAsia"/>
          </w:rPr>
          <w:t>どのメーカにおいても，</w:t>
        </w:r>
      </w:ins>
      <w:r w:rsidR="00BD2702">
        <w:t>光回路の設計技術は、電磁場シミュレーションを用いる従来法と同じであり、</w:t>
      </w:r>
      <w:ins w:id="58" w:author="福田浩" w:date="2022-01-03T09:47:00Z">
        <w:r w:rsidR="0045568C">
          <w:rPr>
            <w:rFonts w:hint="eastAsia"/>
          </w:rPr>
          <w:t>光集積回路の</w:t>
        </w:r>
      </w:ins>
      <w:r w:rsidR="00BD2702">
        <w:t>大規模化に</w:t>
      </w:r>
      <w:ins w:id="59" w:author="福田浩" w:date="2022-01-03T09:47:00Z">
        <w:r w:rsidR="0045568C">
          <w:rPr>
            <w:rFonts w:hint="eastAsia"/>
          </w:rPr>
          <w:t>対応出来ていない．</w:t>
        </w:r>
      </w:ins>
      <w:ins w:id="60" w:author="福田浩" w:date="2022-01-03T09:48:00Z">
        <w:r w:rsidR="0045568C" w:rsidDel="0045568C">
          <w:t xml:space="preserve"> </w:t>
        </w:r>
      </w:ins>
      <w:del w:id="61" w:author="福田浩" w:date="2022-01-03T09:48:00Z">
        <w:r w:rsidR="00BD2702" w:rsidDel="0045568C">
          <w:delText>向けたブレークスルーが求められている。</w:delText>
        </w:r>
      </w:del>
    </w:p>
    <w:p w14:paraId="213DFE7A" w14:textId="439401C7" w:rsidR="0045568C" w:rsidRDefault="0045568C" w:rsidP="0045568C">
      <w:pPr>
        <w:ind w:firstLineChars="100" w:firstLine="210"/>
        <w:rPr>
          <w:ins w:id="62" w:author="福田浩" w:date="2022-01-03T09:48:00Z"/>
          <w:rFonts w:hint="eastAsia"/>
        </w:rPr>
      </w:pPr>
      <w:ins w:id="63" w:author="福田浩" w:date="2022-01-03T09:48:00Z">
        <w:r>
          <w:rPr>
            <w:rFonts w:hint="eastAsia"/>
          </w:rPr>
          <w:t>電磁波シミュレーション</w:t>
        </w:r>
      </w:ins>
      <w:ins w:id="64" w:author="福田浩" w:date="2022-01-03T09:53:00Z">
        <w:r>
          <w:rPr>
            <w:rFonts w:hint="eastAsia"/>
          </w:rPr>
          <w:t>に</w:t>
        </w:r>
      </w:ins>
      <w:ins w:id="65" w:author="福田浩" w:date="2022-01-03T09:48:00Z">
        <w:r>
          <w:rPr>
            <w:rFonts w:hint="eastAsia"/>
          </w:rPr>
          <w:t>は</w:t>
        </w:r>
      </w:ins>
      <w:ins w:id="66" w:author="福田浩" w:date="2022-01-03T09:53:00Z">
        <w:r>
          <w:rPr>
            <w:rFonts w:hint="eastAsia"/>
          </w:rPr>
          <w:t>，</w:t>
        </w:r>
      </w:ins>
      <w:ins w:id="67" w:author="福田浩" w:date="2022-01-03T09:50:00Z">
        <w:r>
          <w:rPr>
            <w:rFonts w:hint="eastAsia"/>
          </w:rPr>
          <w:t>ビーム伝搬法，モーメント法，フィルムモード整合法など，複数の手法があるが，媒体中の屈折率差が</w:t>
        </w:r>
      </w:ins>
      <w:ins w:id="68" w:author="福田浩" w:date="2022-01-03T09:51:00Z">
        <w:r>
          <w:rPr>
            <w:rFonts w:hint="eastAsia"/>
          </w:rPr>
          <w:t>大</w:t>
        </w:r>
      </w:ins>
      <w:ins w:id="69" w:author="福田浩" w:date="2022-01-03T09:50:00Z">
        <w:r>
          <w:rPr>
            <w:rFonts w:hint="eastAsia"/>
          </w:rPr>
          <w:t>きい</w:t>
        </w:r>
      </w:ins>
      <w:ins w:id="70" w:author="福田浩" w:date="2022-01-03T09:51:00Z">
        <w:r>
          <w:rPr>
            <w:rFonts w:hint="eastAsia"/>
          </w:rPr>
          <w:t>SiPhで精度良い解を得るためには，時間領域差分(Finite</w:t>
        </w:r>
      </w:ins>
      <w:ins w:id="71" w:author="福田浩" w:date="2022-01-03T09:52:00Z">
        <w:r>
          <w:t>-</w:t>
        </w:r>
      </w:ins>
      <w:ins w:id="72" w:author="福田浩" w:date="2022-01-03T09:51:00Z">
        <w:r>
          <w:rPr>
            <w:rFonts w:hint="eastAsia"/>
          </w:rPr>
          <w:t xml:space="preserve">Difference Time-Domain, </w:t>
        </w:r>
      </w:ins>
      <w:ins w:id="73" w:author="福田浩" w:date="2022-01-03T09:52:00Z">
        <w:r>
          <w:rPr>
            <w:rFonts w:hint="eastAsia"/>
          </w:rPr>
          <w:t>以下，FDTD)法が用いられることが多い．F</w:t>
        </w:r>
        <w:r>
          <w:t>DTD</w:t>
        </w:r>
        <w:r>
          <w:rPr>
            <w:rFonts w:hint="eastAsia"/>
          </w:rPr>
          <w:t>法は</w:t>
        </w:r>
      </w:ins>
      <w:ins w:id="74" w:author="福田浩" w:date="2022-01-03T09:53:00Z">
        <w:r>
          <w:rPr>
            <w:rFonts w:hint="eastAsia"/>
          </w:rPr>
          <w:t>電磁場の連立偏微分方程式である</w:t>
        </w:r>
        <w:r>
          <w:t>Maxwell</w:t>
        </w:r>
        <w:r>
          <w:rPr>
            <w:rFonts w:hint="eastAsia"/>
          </w:rPr>
          <w:t>方程式を</w:t>
        </w:r>
        <w:r>
          <w:rPr>
            <w:rFonts w:hint="eastAsia"/>
          </w:rPr>
          <w:t>時間と空間領域で</w:t>
        </w:r>
        <w:r>
          <w:rPr>
            <w:rFonts w:hint="eastAsia"/>
          </w:rPr>
          <w:t>離散化して</w:t>
        </w:r>
      </w:ins>
      <w:ins w:id="75" w:author="福田浩" w:date="2022-01-03T09:54:00Z">
        <w:r>
          <w:rPr>
            <w:rFonts w:hint="eastAsia"/>
          </w:rPr>
          <w:t>差分方程式を解く手法であり</w:t>
        </w:r>
        <w:r w:rsidR="00382E02">
          <w:rPr>
            <w:rFonts w:hint="eastAsia"/>
          </w:rPr>
          <w:t>，その汎用性から適用範囲が広いが，多くの計算リソース(</w:t>
        </w:r>
      </w:ins>
      <w:ins w:id="76" w:author="福田浩" w:date="2022-01-03T09:55:00Z">
        <w:r w:rsidR="00382E02">
          <w:rPr>
            <w:rFonts w:hint="eastAsia"/>
          </w:rPr>
          <w:t>メモリ，計算時間)を必要とする．</w:t>
        </w:r>
      </w:ins>
      <w:ins w:id="77" w:author="福田浩" w:date="2022-01-03T09:58:00Z">
        <w:r w:rsidR="00F71B01">
          <w:rPr>
            <w:rFonts w:hint="eastAsia"/>
          </w:rPr>
          <w:t>よって</w:t>
        </w:r>
      </w:ins>
      <w:ins w:id="78" w:author="福田浩" w:date="2022-01-03T09:55:00Z">
        <w:r w:rsidR="00F71B01">
          <w:rPr>
            <w:rFonts w:hint="eastAsia"/>
          </w:rPr>
          <w:t>，大規模な光集積回路全体にわたり</w:t>
        </w:r>
      </w:ins>
      <w:ins w:id="79" w:author="福田浩" w:date="2022-01-03T09:56:00Z">
        <w:r w:rsidR="00F71B01">
          <w:rPr>
            <w:rFonts w:hint="eastAsia"/>
          </w:rPr>
          <w:t>解く</w:t>
        </w:r>
      </w:ins>
      <w:ins w:id="80" w:author="福田浩" w:date="2022-01-03T09:58:00Z">
        <w:r w:rsidR="00F71B01">
          <w:rPr>
            <w:rFonts w:hint="eastAsia"/>
          </w:rPr>
          <w:t>こと</w:t>
        </w:r>
      </w:ins>
      <w:ins w:id="81" w:author="福田浩" w:date="2022-01-03T09:56:00Z">
        <w:r w:rsidR="00F71B01">
          <w:rPr>
            <w:rFonts w:hint="eastAsia"/>
          </w:rPr>
          <w:t>は</w:t>
        </w:r>
      </w:ins>
      <w:ins w:id="82" w:author="福田浩" w:date="2022-01-03T09:58:00Z">
        <w:r w:rsidR="00F71B01">
          <w:rPr>
            <w:rFonts w:hint="eastAsia"/>
          </w:rPr>
          <w:t>，大型ワークステーションであっても，</w:t>
        </w:r>
      </w:ins>
      <w:ins w:id="83" w:author="福田浩" w:date="2022-01-03T09:56:00Z">
        <w:r w:rsidR="00F71B01">
          <w:rPr>
            <w:rFonts w:hint="eastAsia"/>
          </w:rPr>
          <w:t>現実的では</w:t>
        </w:r>
      </w:ins>
      <w:ins w:id="84" w:author="福田浩" w:date="2022-01-03T09:57:00Z">
        <w:r w:rsidR="00F71B01">
          <w:rPr>
            <w:rFonts w:hint="eastAsia"/>
          </w:rPr>
          <w:t>無い，</w:t>
        </w:r>
      </w:ins>
      <w:ins w:id="85" w:author="福田浩" w:date="2022-01-03T09:59:00Z">
        <w:r w:rsidR="00F71B01">
          <w:rPr>
            <w:rFonts w:hint="eastAsia"/>
          </w:rPr>
          <w:t>そのため，光回路の特性を左右する</w:t>
        </w:r>
      </w:ins>
      <w:ins w:id="86" w:author="福田浩" w:date="2022-01-03T09:56:00Z">
        <w:r w:rsidR="00F71B01">
          <w:rPr>
            <w:rFonts w:hint="eastAsia"/>
          </w:rPr>
          <w:t>回路の一部</w:t>
        </w:r>
      </w:ins>
      <w:ins w:id="87" w:author="福田浩" w:date="2022-01-03T09:59:00Z">
        <w:r w:rsidR="00F71B01">
          <w:rPr>
            <w:rFonts w:hint="eastAsia"/>
          </w:rPr>
          <w:t>分</w:t>
        </w:r>
      </w:ins>
      <w:ins w:id="88" w:author="福田浩" w:date="2022-01-03T10:00:00Z">
        <w:r w:rsidR="00F71B01">
          <w:rPr>
            <w:rFonts w:hint="eastAsia"/>
          </w:rPr>
          <w:t>に適用する</w:t>
        </w:r>
      </w:ins>
      <w:ins w:id="89" w:author="福田浩" w:date="2022-01-03T10:01:00Z">
        <w:r w:rsidR="00F71B01">
          <w:rPr>
            <w:rFonts w:hint="eastAsia"/>
          </w:rPr>
          <w:t>部分解</w:t>
        </w:r>
      </w:ins>
      <w:ins w:id="90" w:author="福田浩" w:date="2022-01-03T09:56:00Z">
        <w:r w:rsidR="00F71B01">
          <w:rPr>
            <w:rFonts w:hint="eastAsia"/>
          </w:rPr>
          <w:t>，</w:t>
        </w:r>
      </w:ins>
      <w:ins w:id="91" w:author="福田浩" w:date="2022-01-03T09:57:00Z">
        <w:r w:rsidR="00F71B01">
          <w:rPr>
            <w:rFonts w:hint="eastAsia"/>
          </w:rPr>
          <w:t>3次元形状を2次元情報に圧縮して解く</w:t>
        </w:r>
      </w:ins>
      <w:ins w:id="92" w:author="福田浩" w:date="2022-01-03T10:00:00Z">
        <w:r w:rsidR="00F71B01">
          <w:rPr>
            <w:rFonts w:hint="eastAsia"/>
          </w:rPr>
          <w:t>近似解</w:t>
        </w:r>
      </w:ins>
      <w:ins w:id="93" w:author="福田浩" w:date="2022-01-03T10:01:00Z">
        <w:r w:rsidR="00F71B01">
          <w:rPr>
            <w:rFonts w:hint="eastAsia"/>
          </w:rPr>
          <w:t>などに限定的に適用されてきた．</w:t>
        </w:r>
      </w:ins>
      <w:ins w:id="94" w:author="福田浩" w:date="2022-01-03T10:02:00Z">
        <w:r w:rsidR="00B52BCD">
          <w:rPr>
            <w:rFonts w:hint="eastAsia"/>
          </w:rPr>
          <w:t>FDTD法の</w:t>
        </w:r>
      </w:ins>
      <w:ins w:id="95" w:author="福田浩" w:date="2022-01-03T10:03:00Z">
        <w:r w:rsidR="00B52BCD">
          <w:rPr>
            <w:rFonts w:hint="eastAsia"/>
          </w:rPr>
          <w:t>高速化や大規模化に関する研究もあるが，そもそも丹念にMax</w:t>
        </w:r>
      </w:ins>
      <w:ins w:id="96" w:author="福田浩" w:date="2022-01-03T10:04:00Z">
        <w:r w:rsidR="00B52BCD">
          <w:rPr>
            <w:rFonts w:hint="eastAsia"/>
          </w:rPr>
          <w:t>well方程式を解くことを特徴としている手法であるため，</w:t>
        </w:r>
        <w:r w:rsidR="0022352C">
          <w:rPr>
            <w:rFonts w:hint="eastAsia"/>
          </w:rPr>
          <w:t>抜本的な効率化は原理的に難しい．</w:t>
        </w:r>
      </w:ins>
    </w:p>
    <w:p w14:paraId="260508B7" w14:textId="548446F2" w:rsidR="0022352C" w:rsidRDefault="0022352C" w:rsidP="0071033B">
      <w:pPr>
        <w:ind w:firstLineChars="100" w:firstLine="210"/>
        <w:rPr>
          <w:ins w:id="97" w:author="福田浩" w:date="2022-01-03T10:06:00Z"/>
        </w:rPr>
      </w:pPr>
      <w:ins w:id="98" w:author="福田浩" w:date="2022-01-03T10:04:00Z">
        <w:r>
          <w:rPr>
            <w:rFonts w:hint="eastAsia"/>
          </w:rPr>
          <w:t>一方</w:t>
        </w:r>
      </w:ins>
      <w:ins w:id="99" w:author="福田浩" w:date="2022-01-03T10:05:00Z">
        <w:r>
          <w:rPr>
            <w:rFonts w:hint="eastAsia"/>
          </w:rPr>
          <w:t>，データサイエンスの分野に目を向けると，ビッグデータに代表されるように大規模</w:t>
        </w:r>
        <w:r>
          <w:rPr>
            <w:rFonts w:hint="eastAsia"/>
          </w:rPr>
          <w:lastRenderedPageBreak/>
          <w:t>なデータ処理</w:t>
        </w:r>
      </w:ins>
      <w:ins w:id="100" w:author="福田浩" w:date="2022-01-03T10:06:00Z">
        <w:r>
          <w:rPr>
            <w:rFonts w:hint="eastAsia"/>
          </w:rPr>
          <w:t>が盛んに検討されて</w:t>
        </w:r>
      </w:ins>
      <w:ins w:id="101" w:author="福田浩" w:date="2022-01-03T10:10:00Z">
        <w:r>
          <w:rPr>
            <w:rFonts w:hint="eastAsia"/>
          </w:rPr>
          <w:t>おり，</w:t>
        </w:r>
      </w:ins>
      <w:ins w:id="102" w:author="福田浩" w:date="2022-01-03T10:14:00Z">
        <w:r>
          <w:rPr>
            <w:rFonts w:hint="eastAsia"/>
          </w:rPr>
          <w:t>人工知能(Artificial Intelligence, 以下，AI)</w:t>
        </w:r>
        <w:r w:rsidR="00133081">
          <w:rPr>
            <w:rFonts w:hint="eastAsia"/>
          </w:rPr>
          <w:t>と</w:t>
        </w:r>
      </w:ins>
      <w:ins w:id="103" w:author="福田浩" w:date="2022-01-03T10:15:00Z">
        <w:r w:rsidR="00133081">
          <w:rPr>
            <w:rFonts w:hint="eastAsia"/>
          </w:rPr>
          <w:t>ともに</w:t>
        </w:r>
      </w:ins>
      <w:ins w:id="104" w:author="福田浩" w:date="2022-01-03T10:12:00Z">
        <w:r>
          <w:rPr>
            <w:rFonts w:hint="eastAsia"/>
          </w:rPr>
          <w:t>広</w:t>
        </w:r>
      </w:ins>
      <w:ins w:id="105" w:author="福田浩" w:date="2022-01-03T10:11:00Z">
        <w:r>
          <w:rPr>
            <w:rFonts w:hint="eastAsia"/>
          </w:rPr>
          <w:t>く</w:t>
        </w:r>
      </w:ins>
      <w:ins w:id="106" w:author="福田浩" w:date="2022-01-03T10:10:00Z">
        <w:r>
          <w:rPr>
            <w:rFonts w:hint="eastAsia"/>
          </w:rPr>
          <w:t>成果を上げている．</w:t>
        </w:r>
      </w:ins>
      <w:ins w:id="107" w:author="福田浩" w:date="2022-01-03T10:12:00Z">
        <w:r>
          <w:rPr>
            <w:rFonts w:hint="eastAsia"/>
          </w:rPr>
          <w:t>しかし</w:t>
        </w:r>
        <w:r>
          <w:rPr>
            <w:rFonts w:hint="eastAsia"/>
          </w:rPr>
          <w:t>，</w:t>
        </w:r>
      </w:ins>
      <w:ins w:id="108" w:author="福田浩" w:date="2022-01-03T10:15:00Z">
        <w:r w:rsidR="00133081">
          <w:rPr>
            <w:rFonts w:hint="eastAsia"/>
          </w:rPr>
          <w:t>A</w:t>
        </w:r>
        <w:r w:rsidR="00133081">
          <w:t>I</w:t>
        </w:r>
        <w:r w:rsidR="00133081">
          <w:rPr>
            <w:rFonts w:hint="eastAsia"/>
          </w:rPr>
          <w:t>の学習フェイズ</w:t>
        </w:r>
      </w:ins>
      <w:ins w:id="109" w:author="福田浩" w:date="2022-01-03T10:13:00Z">
        <w:r>
          <w:rPr>
            <w:rFonts w:hint="eastAsia"/>
          </w:rPr>
          <w:t>では</w:t>
        </w:r>
      </w:ins>
      <w:ins w:id="110" w:author="福田浩" w:date="2022-01-03T10:15:00Z">
        <w:r w:rsidR="00133081">
          <w:rPr>
            <w:rFonts w:hint="eastAsia"/>
          </w:rPr>
          <w:t>，</w:t>
        </w:r>
      </w:ins>
      <w:ins w:id="111" w:author="福田浩" w:date="2022-01-03T10:12:00Z">
        <w:r>
          <w:rPr>
            <w:rFonts w:hint="eastAsia"/>
          </w:rPr>
          <w:t>学習データを</w:t>
        </w:r>
      </w:ins>
      <w:ins w:id="112" w:author="福田浩" w:date="2022-01-03T10:16:00Z">
        <w:r w:rsidR="00133081">
          <w:rPr>
            <w:rFonts w:hint="eastAsia"/>
          </w:rPr>
          <w:t>多数必要とし</w:t>
        </w:r>
      </w:ins>
      <w:ins w:id="113" w:author="福田浩" w:date="2022-01-03T10:17:00Z">
        <w:r w:rsidR="00133081">
          <w:rPr>
            <w:rFonts w:hint="eastAsia"/>
          </w:rPr>
          <w:t>，それらデータの〇〇がAIの性能を</w:t>
        </w:r>
      </w:ins>
      <w:ins w:id="114" w:author="福田浩" w:date="2022-01-03T10:18:00Z">
        <w:r w:rsidR="00133081">
          <w:rPr>
            <w:rFonts w:hint="eastAsia"/>
          </w:rPr>
          <w:t>大きく左右することから，学習データの収集とその吟味が重要であり，これらの前処理にコストがかかることも事実である</w:t>
        </w:r>
      </w:ins>
      <w:ins w:id="115" w:author="福田浩" w:date="2022-01-03T10:16:00Z">
        <w:r w:rsidR="00133081">
          <w:rPr>
            <w:rFonts w:hint="eastAsia"/>
          </w:rPr>
          <w:t>．</w:t>
        </w:r>
      </w:ins>
      <w:ins w:id="116" w:author="福田浩" w:date="2022-01-03T10:18:00Z">
        <w:r w:rsidR="00133081">
          <w:rPr>
            <w:rFonts w:hint="eastAsia"/>
          </w:rPr>
          <w:t>更には，</w:t>
        </w:r>
      </w:ins>
      <w:ins w:id="117" w:author="福田浩" w:date="2022-01-03T10:19:00Z">
        <w:r w:rsidR="00133081">
          <w:rPr>
            <w:rFonts w:hint="eastAsia"/>
          </w:rPr>
          <w:t>本質的に十分な量の学習データの収集が困難なケースも多い．これら</w:t>
        </w:r>
      </w:ins>
      <w:ins w:id="118" w:author="福田浩" w:date="2022-01-03T10:20:00Z">
        <w:r w:rsidR="00133081">
          <w:rPr>
            <w:rFonts w:hint="eastAsia"/>
          </w:rPr>
          <w:t>学習データ収集の課題に対する研究も</w:t>
        </w:r>
      </w:ins>
      <w:ins w:id="119" w:author="福田浩" w:date="2022-01-03T10:21:00Z">
        <w:r w:rsidR="00133081">
          <w:rPr>
            <w:rFonts w:hint="eastAsia"/>
          </w:rPr>
          <w:t>進んでいるが，その中の一つにスパースモデリング技術がある</w:t>
        </w:r>
      </w:ins>
      <w:ins w:id="120" w:author="福田浩" w:date="2022-01-03T10:20:00Z">
        <w:r w:rsidR="00133081">
          <w:rPr>
            <w:rFonts w:hint="eastAsia"/>
          </w:rPr>
          <w:t>，</w:t>
        </w:r>
      </w:ins>
    </w:p>
    <w:p w14:paraId="1497AA64" w14:textId="764E15AB" w:rsidR="0071033B" w:rsidRDefault="0071033B" w:rsidP="0071033B">
      <w:pPr>
        <w:ind w:firstLineChars="100" w:firstLine="210"/>
      </w:pPr>
      <w:r w:rsidRPr="0071033B">
        <w:rPr>
          <w:rFonts w:hint="eastAsia"/>
        </w:rPr>
        <w:t>スパースモデリングは、未知数よりも拘束条件が少ない状態でも、未知数の多くがゼロであるスパースな</w:t>
      </w:r>
      <w:r w:rsidRPr="0071033B">
        <w:t>データである場合には数学的な解を導きだすことが出来ることに着目した情報処理手法であり、画像処理、 信号処理などの分野で盛んに用いられるようになってきた。</w:t>
      </w:r>
      <w:ins w:id="121" w:author="福田浩" w:date="2022-01-03T10:22:00Z">
        <w:r w:rsidR="00133081">
          <w:rPr>
            <w:rFonts w:hint="eastAsia"/>
          </w:rPr>
          <w:t>核磁気共鳴</w:t>
        </w:r>
      </w:ins>
      <w:ins w:id="122" w:author="福田浩" w:date="2022-01-03T10:23:00Z">
        <w:r w:rsidR="00133081">
          <w:rPr>
            <w:rFonts w:hint="eastAsia"/>
          </w:rPr>
          <w:t>画像法(</w:t>
        </w:r>
        <w:r w:rsidR="00133081">
          <w:t>M</w:t>
        </w:r>
        <w:r w:rsidR="00133081" w:rsidRPr="00133081">
          <w:t xml:space="preserve">agnetic </w:t>
        </w:r>
        <w:r w:rsidR="00133081">
          <w:t>R</w:t>
        </w:r>
        <w:r w:rsidR="00133081" w:rsidRPr="00133081">
          <w:t xml:space="preserve">esonance </w:t>
        </w:r>
        <w:r w:rsidR="00133081">
          <w:t>I</w:t>
        </w:r>
        <w:r w:rsidR="00133081" w:rsidRPr="00133081">
          <w:t>maging</w:t>
        </w:r>
        <w:r w:rsidR="00133081">
          <w:t xml:space="preserve">, </w:t>
        </w:r>
        <w:r w:rsidR="00133081">
          <w:rPr>
            <w:rFonts w:hint="eastAsia"/>
          </w:rPr>
          <w:t>以下，</w:t>
        </w:r>
      </w:ins>
      <w:r w:rsidRPr="0071033B">
        <w:t>MRI</w:t>
      </w:r>
      <w:ins w:id="123" w:author="福田浩" w:date="2022-01-03T10:23:00Z">
        <w:r w:rsidR="00133081">
          <w:t>)</w:t>
        </w:r>
      </w:ins>
      <w:del w:id="124" w:author="福田浩" w:date="2022-01-03T10:23:00Z">
        <w:r w:rsidRPr="0071033B" w:rsidDel="00133081">
          <w:delText xml:space="preserve"> </w:delText>
        </w:r>
      </w:del>
      <w:r w:rsidRPr="0071033B">
        <w:t>などの医療用画像の超解像</w:t>
      </w:r>
      <w:ins w:id="125" w:author="福田浩" w:date="2022-01-03T10:24:00Z">
        <w:r w:rsidR="00133081">
          <w:rPr>
            <w:rFonts w:hint="eastAsia"/>
          </w:rPr>
          <w:t>[1]</w:t>
        </w:r>
      </w:ins>
      <w:r w:rsidRPr="0071033B">
        <w:t>でその絶大な効果を発揮しつつあり、また、2019 年に成功したブラックホールの可視化</w:t>
      </w:r>
      <w:ins w:id="126" w:author="福田浩" w:date="2022-01-03T10:24:00Z">
        <w:r w:rsidR="00133081">
          <w:rPr>
            <w:rFonts w:hint="eastAsia"/>
          </w:rPr>
          <w:t>[2]</w:t>
        </w:r>
      </w:ins>
      <w:r w:rsidRPr="0071033B">
        <w:t>にも使われた技術である。</w:t>
      </w:r>
      <w:bookmarkStart w:id="127" w:name="_GoBack"/>
      <w:bookmarkEnd w:id="127"/>
    </w:p>
    <w:p w14:paraId="2394D9B9" w14:textId="77777777" w:rsidR="00B07424" w:rsidRPr="00133081" w:rsidRDefault="00B07424" w:rsidP="00BD2702"/>
    <w:p w14:paraId="207146EE" w14:textId="447A4015" w:rsidR="00B07424" w:rsidRDefault="00E140B3" w:rsidP="00BD2702">
      <w:r>
        <w:rPr>
          <w:rFonts w:hint="eastAsia"/>
        </w:rPr>
        <w:t>1.2研究の動機</w:t>
      </w:r>
    </w:p>
    <w:p w14:paraId="34BAED95" w14:textId="72918D39" w:rsidR="00BD2702" w:rsidRDefault="00BD2702" w:rsidP="001967BF">
      <w:pPr>
        <w:ind w:firstLineChars="100" w:firstLine="210"/>
      </w:pPr>
      <w:r>
        <w:rPr>
          <w:rFonts w:hint="eastAsia"/>
        </w:rPr>
        <w:t>新時代の光回路設計法の研究として、人工知能の適用という先行研究</w:t>
      </w:r>
      <w:r>
        <w:t>がある。各種の光機能回路を デジタルピクセルで表現し、そ</w:t>
      </w:r>
      <w:r w:rsidR="00861658">
        <w:rPr>
          <w:rFonts w:hint="eastAsia"/>
        </w:rPr>
        <w:t>の</w:t>
      </w:r>
      <w:r>
        <w:t>2 次元配置を人口神経回路網</w:t>
      </w:r>
      <w:del w:id="128" w:author="福田浩" w:date="2022-01-03T10:22:00Z">
        <w:r w:rsidDel="00133081">
          <w:delText>(Artificial Neural Network, ANN)</w:delText>
        </w:r>
      </w:del>
      <w:r>
        <w:t>で最適化するという試みである</w:t>
      </w:r>
      <w:ins w:id="129" w:author="福田浩" w:date="2022-01-03T10:24:00Z">
        <w:r w:rsidR="00133081">
          <w:rPr>
            <w:rFonts w:hint="eastAsia"/>
          </w:rPr>
          <w:t>[</w:t>
        </w:r>
        <w:r w:rsidR="00133081">
          <w:t>3</w:t>
        </w:r>
        <w:r w:rsidR="00133081">
          <w:rPr>
            <w:rFonts w:hint="eastAsia"/>
          </w:rPr>
          <w:t>]</w:t>
        </w:r>
      </w:ins>
      <w:r>
        <w:t>。設計論としては一定の成果が出ているが、デバイス特性向上や設計効率化には至っていない。そこで、本研究では設計時間の大部分を占め、且つ、従来法では大幅な時間短縮が望めない電磁場シミュレーションに、スパースモデリング技術を導入することで、設計時間</w:t>
      </w:r>
      <w:r>
        <w:rPr>
          <w:rFonts w:hint="eastAsia"/>
        </w:rPr>
        <w:t>を抜本的に短縮化する</w:t>
      </w:r>
      <w:r>
        <w:t>ことに取り組む。</w:t>
      </w:r>
    </w:p>
    <w:p w14:paraId="02392DCC" w14:textId="63E84B68" w:rsidR="00360FF6" w:rsidRDefault="00360FF6"/>
    <w:p w14:paraId="669E9538" w14:textId="2A08A98B" w:rsidR="00360FF6" w:rsidRDefault="00360FF6">
      <w:r>
        <w:rPr>
          <w:rFonts w:hint="eastAsia"/>
        </w:rPr>
        <w:t>1.</w:t>
      </w:r>
      <w:r w:rsidR="00A95E01">
        <w:rPr>
          <w:rFonts w:hint="eastAsia"/>
        </w:rPr>
        <w:t>3</w:t>
      </w:r>
      <w:r w:rsidR="00E140B3">
        <w:rPr>
          <w:rFonts w:hint="eastAsia"/>
        </w:rPr>
        <w:t>仮説</w:t>
      </w:r>
    </w:p>
    <w:p w14:paraId="6CCF6254" w14:textId="42D3EBAD" w:rsidR="00E140B3" w:rsidRDefault="000A1A30">
      <w:r>
        <w:rPr>
          <w:rFonts w:hint="eastAsia"/>
          <w:noProof/>
          <w:u w:val="single"/>
        </w:rPr>
        <w:drawing>
          <wp:anchor distT="0" distB="0" distL="114300" distR="114300" simplePos="0" relativeHeight="251659264" behindDoc="0" locked="0" layoutInCell="1" allowOverlap="1" wp14:anchorId="4D35BB9D" wp14:editId="2F171DE0">
            <wp:simplePos x="0" y="0"/>
            <wp:positionH relativeFrom="column">
              <wp:posOffset>885356</wp:posOffset>
            </wp:positionH>
            <wp:positionV relativeFrom="paragraph">
              <wp:posOffset>1170305</wp:posOffset>
            </wp:positionV>
            <wp:extent cx="3757295" cy="1691640"/>
            <wp:effectExtent l="0" t="0" r="1905"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6" cstate="print">
                      <a:extLst>
                        <a:ext uri="{28A0092B-C50C-407E-A947-70E740481C1C}">
                          <a14:useLocalDpi xmlns:a14="http://schemas.microsoft.com/office/drawing/2010/main" val="0"/>
                        </a:ext>
                      </a:extLst>
                    </a:blip>
                    <a:srcRect l="12008" t="49014" r="1179" b="21648"/>
                    <a:stretch/>
                  </pic:blipFill>
                  <pic:spPr bwMode="auto">
                    <a:xfrm>
                      <a:off x="0" y="0"/>
                      <a:ext cx="3757295"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E01">
        <w:rPr>
          <w:rFonts w:hint="eastAsia"/>
        </w:rPr>
        <w:t xml:space="preserve">　</w:t>
      </w:r>
      <w:r w:rsidR="00076B65">
        <w:rPr>
          <w:rFonts w:hint="eastAsia"/>
        </w:rPr>
        <w:t>スパースモデリングの適用事例を図</w:t>
      </w:r>
      <w:r w:rsidR="00076B65">
        <w:t xml:space="preserve"> 1 に示す。MRI は撮影時の身体的拘束が強いため、撮影時間の短縮が喫緊の課題である。左図は従来の 1/4 の時間で撮影した像であり、本来の時間で撮影された右図に比べて情報量が不足していることが見て取れる。しかし、左図にスパースモデリングを適用すると中央図のように像が復元され、長時間撮影像に近い鮮明な像となる。</w:t>
      </w:r>
    </w:p>
    <w:p w14:paraId="26065B16" w14:textId="77777777" w:rsidR="00092A9F" w:rsidRDefault="00C11C9C" w:rsidP="00092A9F">
      <w:pPr>
        <w:ind w:firstLineChars="800" w:firstLine="1680"/>
      </w:pPr>
      <w:r w:rsidRPr="00C11C9C">
        <w:rPr>
          <w:rFonts w:hint="eastAsia"/>
        </w:rPr>
        <w:t>図</w:t>
      </w:r>
      <w:r w:rsidRPr="00C11C9C">
        <w:t xml:space="preserve"> 1. スパースモデリングの MRI 画像処理への適用例 </w:t>
      </w:r>
    </w:p>
    <w:p w14:paraId="2A363205" w14:textId="64BB8AB7" w:rsidR="00BE488F" w:rsidRDefault="00C11C9C">
      <w:r w:rsidRPr="00C11C9C">
        <w:t>左図:短時間撮影像、中央図:左図にスパースモデリングを適用して復元した像、右図:長時間</w:t>
      </w:r>
      <w:r w:rsidRPr="00C11C9C">
        <w:lastRenderedPageBreak/>
        <w:t xml:space="preserve">撮影像 (Source </w:t>
      </w:r>
      <w:hyperlink r:id="rId7" w:history="1">
        <w:r w:rsidR="00092A9F" w:rsidRPr="004A7988">
          <w:rPr>
            <w:rStyle w:val="a4"/>
          </w:rPr>
          <w:t>https://japan.zdnet.com/article/35074052/4/</w:t>
        </w:r>
      </w:hyperlink>
      <w:r w:rsidRPr="00C11C9C">
        <w:t>)</w:t>
      </w:r>
    </w:p>
    <w:p w14:paraId="09C568D9" w14:textId="77777777" w:rsidR="00647621" w:rsidRDefault="00647621"/>
    <w:p w14:paraId="249E97AA" w14:textId="456E027C" w:rsidR="0063122D" w:rsidRDefault="00092A9F" w:rsidP="0063122D">
      <w:r>
        <w:rPr>
          <w:rFonts w:hint="eastAsia"/>
        </w:rPr>
        <w:t xml:space="preserve">　</w:t>
      </w:r>
      <w:r w:rsidR="0063122D">
        <w:rPr>
          <w:rFonts w:hint="eastAsia"/>
        </w:rPr>
        <w:t>本研究では、同様の考え方を光デバイスシミュレーションに適用して、その計算工程の効率化を狙う。一般に光デバイスのシミュレーションでは、ビーム伝搬法、フィルムモード整合法などが用いられる。これら</w:t>
      </w:r>
      <w:r w:rsidR="0063122D">
        <w:t>の手法は屈折率コントラストがあまり大きくないという仮定の下では有効だが、SiPh のようにコアとクラッドの屈折率コントラストが大きい場合は、厳密</w:t>
      </w:r>
      <w:r w:rsidR="004F5F0E">
        <w:rPr>
          <w:rFonts w:hint="eastAsia"/>
        </w:rPr>
        <w:t>に</w:t>
      </w:r>
      <w:r w:rsidR="0063122D">
        <w:t>Maxwell 方程式を差分化して解く時間領域差分(Finite- Difference Time-Domain, FDTD)法が用いられる。FDTD 法は、十分に精緻な計算メッシュを設けることで、 「計算機実験」とも言えるレベルの正確な結果を得ることが出来るが、</w:t>
      </w:r>
      <w:r w:rsidR="0063122D">
        <w:rPr>
          <w:rFonts w:hint="eastAsia"/>
        </w:rPr>
        <w:t>一方で、膨大な計算リソースを必要</w:t>
      </w:r>
      <w:r w:rsidR="0063122D">
        <w:t xml:space="preserve"> とし、大規模光集積回路への適用は現実的ではないとされてきた。</w:t>
      </w:r>
    </w:p>
    <w:p w14:paraId="0A777F90" w14:textId="1DE7C9F4" w:rsidR="00E12251" w:rsidRDefault="00C31E45" w:rsidP="00E12251">
      <w:pPr>
        <w:ind w:firstLineChars="100" w:firstLine="210"/>
      </w:pPr>
      <w:r>
        <w:rPr>
          <w:rFonts w:hint="eastAsia"/>
          <w:noProof/>
        </w:rPr>
        <w:drawing>
          <wp:anchor distT="0" distB="0" distL="114300" distR="114300" simplePos="0" relativeHeight="251660288" behindDoc="0" locked="0" layoutInCell="1" allowOverlap="1" wp14:anchorId="34181F5D" wp14:editId="2AC98024">
            <wp:simplePos x="0" y="0"/>
            <wp:positionH relativeFrom="column">
              <wp:posOffset>40005</wp:posOffset>
            </wp:positionH>
            <wp:positionV relativeFrom="paragraph">
              <wp:posOffset>1728491</wp:posOffset>
            </wp:positionV>
            <wp:extent cx="5535295" cy="2945130"/>
            <wp:effectExtent l="0" t="0" r="1905" b="127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rotWithShape="1">
                    <a:blip r:embed="rId8" cstate="print">
                      <a:extLst>
                        <a:ext uri="{28A0092B-C50C-407E-A947-70E740481C1C}">
                          <a14:useLocalDpi xmlns:a14="http://schemas.microsoft.com/office/drawing/2010/main" val="0"/>
                        </a:ext>
                      </a:extLst>
                    </a:blip>
                    <a:srcRect l="11107" t="20393" r="1308" b="17454"/>
                    <a:stretch/>
                  </pic:blipFill>
                  <pic:spPr bwMode="auto">
                    <a:xfrm>
                      <a:off x="0" y="0"/>
                      <a:ext cx="5535295" cy="294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22D">
        <w:rPr>
          <w:rFonts w:hint="eastAsia"/>
        </w:rPr>
        <w:t>実際に</w:t>
      </w:r>
      <w:r w:rsidR="0063122D">
        <w:t>FDTD法で1x2-MMI(Multi-Mode Interferometer)の電磁場シミュレーションを行った例を図2に示</w:t>
      </w:r>
      <w:r w:rsidR="009044FB">
        <w:rPr>
          <w:rFonts w:hint="eastAsia"/>
        </w:rPr>
        <w:t>す。</w:t>
      </w:r>
      <w:r w:rsidR="0063122D">
        <w:t>計算メッシュは、左図が75 nm, 右図が20 nmである。十分に小さい計算メッシュである右図に比べ、メッシュが粗い左図では、光デバイス設計に必要な情報を取得しきれていない可能性がある。しかし、右図の計算は左図の計算の 40 倍以上の計算量を必要とすることから、すべてのシミュレーションを精緻なメッシュで実行することは困難である。</w:t>
      </w:r>
      <w:r w:rsidR="00D86B2A">
        <w:rPr>
          <w:rFonts w:hint="eastAsia"/>
        </w:rPr>
        <w:t>し</w:t>
      </w:r>
      <w:r w:rsidR="007C63DC">
        <w:rPr>
          <w:rFonts w:hint="eastAsia"/>
        </w:rPr>
        <w:t>かし、</w:t>
      </w:r>
      <w:r w:rsidR="0001079C">
        <w:rPr>
          <w:rFonts w:hint="eastAsia"/>
        </w:rPr>
        <w:t>図1のMRI</w:t>
      </w:r>
      <w:r w:rsidR="003F3CA8">
        <w:rPr>
          <w:rFonts w:hint="eastAsia"/>
        </w:rPr>
        <w:t>画像処理と同様に</w:t>
      </w:r>
      <w:r w:rsidR="00D86B2A">
        <w:t>左図にスパースモデリングを適用する</w:t>
      </w:r>
      <w:r>
        <w:rPr>
          <w:rFonts w:hint="eastAsia"/>
        </w:rPr>
        <w:t>こと</w:t>
      </w:r>
      <w:r w:rsidR="00516965">
        <w:rPr>
          <w:rFonts w:hint="eastAsia"/>
        </w:rPr>
        <w:t>で</w:t>
      </w:r>
      <w:r w:rsidR="00BE6640">
        <w:rPr>
          <w:rFonts w:hint="eastAsia"/>
        </w:rPr>
        <w:t>右図に近い鮮明な</w:t>
      </w:r>
      <w:r w:rsidR="00C92177">
        <w:rPr>
          <w:rFonts w:hint="eastAsia"/>
        </w:rPr>
        <w:t>画像を復元することができると考える。</w:t>
      </w:r>
    </w:p>
    <w:p w14:paraId="478B2613" w14:textId="57D2048B" w:rsidR="00E12251" w:rsidRDefault="00E12251" w:rsidP="00A6493E">
      <w:pPr>
        <w:ind w:firstLineChars="1200" w:firstLine="2520"/>
      </w:pPr>
      <w:r>
        <w:rPr>
          <w:rFonts w:hint="eastAsia"/>
        </w:rPr>
        <w:t>図</w:t>
      </w:r>
      <w:r>
        <w:t xml:space="preserve"> 2. FDTD 法による電磁場シミュレーション例</w:t>
      </w:r>
    </w:p>
    <w:p w14:paraId="6AFC3151" w14:textId="182C06C9" w:rsidR="001135D9" w:rsidRDefault="00E12251" w:rsidP="00A6493E">
      <w:pPr>
        <w:ind w:firstLineChars="1300" w:firstLine="2730"/>
      </w:pPr>
      <w:r>
        <w:rPr>
          <w:rFonts w:hint="eastAsia"/>
        </w:rPr>
        <w:t>左図</w:t>
      </w:r>
      <w:r>
        <w:t>:メッシュ 75 nm、右図:メッシュ 20 nm</w:t>
      </w:r>
    </w:p>
    <w:p w14:paraId="5D7A9D63" w14:textId="1A0CF98F" w:rsidR="00C92177" w:rsidRDefault="00C92177" w:rsidP="00C92177"/>
    <w:p w14:paraId="7ECEA2DC" w14:textId="584ACFCD" w:rsidR="00C92177" w:rsidRDefault="00C92177" w:rsidP="00C92177"/>
    <w:p w14:paraId="4912CB4E" w14:textId="710E5563" w:rsidR="00C92177" w:rsidRDefault="00C92177" w:rsidP="00C92177"/>
    <w:p w14:paraId="4DEE9FF0" w14:textId="567AA675" w:rsidR="00C92177" w:rsidRDefault="00C92177" w:rsidP="00C92177"/>
    <w:p w14:paraId="3A50C267" w14:textId="473EB279" w:rsidR="00C92177" w:rsidRDefault="00C92177" w:rsidP="00C92177"/>
    <w:p w14:paraId="093CA611" w14:textId="62C9A80C" w:rsidR="00C92177" w:rsidRDefault="00C92177" w:rsidP="00C92177"/>
    <w:p w14:paraId="6D40D10A" w14:textId="42ECE293" w:rsidR="00C92177" w:rsidRDefault="00317885" w:rsidP="00C92177">
      <w:r>
        <w:rPr>
          <w:rFonts w:hint="eastAsia"/>
        </w:rPr>
        <w:t>1.4研究の目的</w:t>
      </w:r>
    </w:p>
    <w:p w14:paraId="3BC34A78" w14:textId="150AA5BF" w:rsidR="00A6493E" w:rsidRDefault="0060207E" w:rsidP="00C5272F">
      <w:r>
        <w:rPr>
          <w:rFonts w:hint="eastAsia"/>
        </w:rPr>
        <w:t xml:space="preserve">　</w:t>
      </w:r>
      <w:r w:rsidR="009E3124">
        <w:rPr>
          <w:rFonts w:hint="eastAsia"/>
        </w:rPr>
        <w:t>本研究では、</w:t>
      </w:r>
      <w:r w:rsidR="00ED41EA">
        <w:rPr>
          <w:rFonts w:hint="eastAsia"/>
        </w:rPr>
        <w:t>分岐回路などのパッシブ光デバイスの性能見積に当たり、</w:t>
      </w:r>
      <w:r w:rsidR="00433D9A">
        <w:t>FDTD 法を用いて計算機実験を行い、</w:t>
      </w:r>
      <w:r w:rsidR="00ED41EA">
        <w:rPr>
          <w:rFonts w:hint="eastAsia"/>
        </w:rPr>
        <w:t>シミュレーション精度</w:t>
      </w:r>
      <w:r w:rsidR="00ED41EA">
        <w:t>(時空間の解像度)の緩</w:t>
      </w:r>
      <w:r w:rsidR="00ED41EA">
        <w:rPr>
          <w:rFonts w:hint="eastAsia"/>
        </w:rPr>
        <w:t>和限界を見極める。従来の</w:t>
      </w:r>
      <w:r w:rsidR="00ED41EA">
        <w:t>1/10 から1/100 の計算量で、従来程度の時空間解像度を実現することを目</w:t>
      </w:r>
      <w:r w:rsidR="00ED41EA">
        <w:rPr>
          <w:rFonts w:hint="eastAsia"/>
        </w:rPr>
        <w:t>標とする。</w:t>
      </w:r>
    </w:p>
    <w:sectPr w:rsidR="00A6493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A0396" w14:textId="77777777" w:rsidR="009E7606" w:rsidRDefault="009E7606" w:rsidP="00D34B04">
      <w:r>
        <w:separator/>
      </w:r>
    </w:p>
  </w:endnote>
  <w:endnote w:type="continuationSeparator" w:id="0">
    <w:p w14:paraId="2619CBD1" w14:textId="77777777" w:rsidR="009E7606" w:rsidRDefault="009E7606" w:rsidP="00D34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E4FEA4" w14:textId="77777777" w:rsidR="009E7606" w:rsidRDefault="009E7606" w:rsidP="00D34B04">
      <w:r>
        <w:separator/>
      </w:r>
    </w:p>
  </w:footnote>
  <w:footnote w:type="continuationSeparator" w:id="0">
    <w:p w14:paraId="792ABE23" w14:textId="77777777" w:rsidR="009E7606" w:rsidRDefault="009E7606" w:rsidP="00D34B04">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福田浩">
    <w15:presenceInfo w15:providerId="Windows Live" w15:userId="48d0414fbddc07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bordersDoNotSurroundHeader/>
  <w:bordersDoNotSurroundFooter/>
  <w:trackRevisions/>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702"/>
    <w:rsid w:val="0001079C"/>
    <w:rsid w:val="00076B65"/>
    <w:rsid w:val="00092A9F"/>
    <w:rsid w:val="000A1A30"/>
    <w:rsid w:val="001135D9"/>
    <w:rsid w:val="00133081"/>
    <w:rsid w:val="001967BF"/>
    <w:rsid w:val="001D4ACD"/>
    <w:rsid w:val="0022352C"/>
    <w:rsid w:val="002B7E29"/>
    <w:rsid w:val="00317885"/>
    <w:rsid w:val="0034191D"/>
    <w:rsid w:val="00350D8E"/>
    <w:rsid w:val="00360FF6"/>
    <w:rsid w:val="00382E02"/>
    <w:rsid w:val="003F3CA8"/>
    <w:rsid w:val="00433D9A"/>
    <w:rsid w:val="0045568C"/>
    <w:rsid w:val="004F1221"/>
    <w:rsid w:val="004F5F0E"/>
    <w:rsid w:val="00516965"/>
    <w:rsid w:val="005679ED"/>
    <w:rsid w:val="005D6E49"/>
    <w:rsid w:val="0060207E"/>
    <w:rsid w:val="0063122D"/>
    <w:rsid w:val="00647621"/>
    <w:rsid w:val="00673026"/>
    <w:rsid w:val="006A596A"/>
    <w:rsid w:val="006B5B2F"/>
    <w:rsid w:val="006C6E9B"/>
    <w:rsid w:val="0071033B"/>
    <w:rsid w:val="007A1F19"/>
    <w:rsid w:val="007C63DC"/>
    <w:rsid w:val="0085157B"/>
    <w:rsid w:val="00861658"/>
    <w:rsid w:val="008978AE"/>
    <w:rsid w:val="009044FB"/>
    <w:rsid w:val="009320E5"/>
    <w:rsid w:val="00956BB9"/>
    <w:rsid w:val="009E3124"/>
    <w:rsid w:val="009E7606"/>
    <w:rsid w:val="00A6493E"/>
    <w:rsid w:val="00A71938"/>
    <w:rsid w:val="00A95E01"/>
    <w:rsid w:val="00B07424"/>
    <w:rsid w:val="00B52BCD"/>
    <w:rsid w:val="00B93136"/>
    <w:rsid w:val="00BC7977"/>
    <w:rsid w:val="00BD2702"/>
    <w:rsid w:val="00BE488F"/>
    <w:rsid w:val="00BE6640"/>
    <w:rsid w:val="00C11C9C"/>
    <w:rsid w:val="00C25B41"/>
    <w:rsid w:val="00C31E45"/>
    <w:rsid w:val="00C5272F"/>
    <w:rsid w:val="00C61A21"/>
    <w:rsid w:val="00C7156C"/>
    <w:rsid w:val="00C92177"/>
    <w:rsid w:val="00C9673E"/>
    <w:rsid w:val="00D34B04"/>
    <w:rsid w:val="00D55468"/>
    <w:rsid w:val="00D86B2A"/>
    <w:rsid w:val="00E12251"/>
    <w:rsid w:val="00E140B3"/>
    <w:rsid w:val="00E40CD7"/>
    <w:rsid w:val="00ED41EA"/>
    <w:rsid w:val="00F71B01"/>
    <w:rsid w:val="00F86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0C4439A"/>
  <w15:chartTrackingRefBased/>
  <w15:docId w15:val="{73DD204B-0682-0B44-AC27-F9CD9399D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35D9"/>
    <w:pPr>
      <w:ind w:leftChars="400" w:left="840"/>
    </w:pPr>
  </w:style>
  <w:style w:type="character" w:styleId="a4">
    <w:name w:val="Hyperlink"/>
    <w:basedOn w:val="a0"/>
    <w:uiPriority w:val="99"/>
    <w:unhideWhenUsed/>
    <w:rsid w:val="00092A9F"/>
    <w:rPr>
      <w:color w:val="0563C1" w:themeColor="hyperlink"/>
      <w:u w:val="single"/>
    </w:rPr>
  </w:style>
  <w:style w:type="character" w:customStyle="1" w:styleId="UnresolvedMention">
    <w:name w:val="Unresolved Mention"/>
    <w:basedOn w:val="a0"/>
    <w:uiPriority w:val="99"/>
    <w:semiHidden/>
    <w:unhideWhenUsed/>
    <w:rsid w:val="00092A9F"/>
    <w:rPr>
      <w:color w:val="605E5C"/>
      <w:shd w:val="clear" w:color="auto" w:fill="E1DFDD"/>
    </w:rPr>
  </w:style>
  <w:style w:type="paragraph" w:styleId="a5">
    <w:name w:val="header"/>
    <w:basedOn w:val="a"/>
    <w:link w:val="a6"/>
    <w:uiPriority w:val="99"/>
    <w:unhideWhenUsed/>
    <w:rsid w:val="00D34B04"/>
    <w:pPr>
      <w:tabs>
        <w:tab w:val="center" w:pos="4252"/>
        <w:tab w:val="right" w:pos="8504"/>
      </w:tabs>
      <w:snapToGrid w:val="0"/>
    </w:pPr>
  </w:style>
  <w:style w:type="character" w:customStyle="1" w:styleId="a6">
    <w:name w:val="ヘッダー (文字)"/>
    <w:basedOn w:val="a0"/>
    <w:link w:val="a5"/>
    <w:uiPriority w:val="99"/>
    <w:rsid w:val="00D34B04"/>
  </w:style>
  <w:style w:type="paragraph" w:styleId="a7">
    <w:name w:val="footer"/>
    <w:basedOn w:val="a"/>
    <w:link w:val="a8"/>
    <w:uiPriority w:val="99"/>
    <w:unhideWhenUsed/>
    <w:rsid w:val="00D34B04"/>
    <w:pPr>
      <w:tabs>
        <w:tab w:val="center" w:pos="4252"/>
        <w:tab w:val="right" w:pos="8504"/>
      </w:tabs>
      <w:snapToGrid w:val="0"/>
    </w:pPr>
  </w:style>
  <w:style w:type="character" w:customStyle="1" w:styleId="a8">
    <w:name w:val="フッター (文字)"/>
    <w:basedOn w:val="a0"/>
    <w:link w:val="a7"/>
    <w:uiPriority w:val="99"/>
    <w:rsid w:val="00D34B04"/>
  </w:style>
  <w:style w:type="paragraph" w:styleId="a9">
    <w:name w:val="Balloon Text"/>
    <w:basedOn w:val="a"/>
    <w:link w:val="aa"/>
    <w:uiPriority w:val="99"/>
    <w:semiHidden/>
    <w:unhideWhenUsed/>
    <w:rsid w:val="00D34B04"/>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34B0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japan.zdnet.com/article/35074052/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502</Words>
  <Characters>2863</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木立 隼人</dc:creator>
  <cp:keywords/>
  <dc:description/>
  <cp:lastModifiedBy>福田浩</cp:lastModifiedBy>
  <cp:revision>5</cp:revision>
  <dcterms:created xsi:type="dcterms:W3CDTF">2022-01-03T00:42:00Z</dcterms:created>
  <dcterms:modified xsi:type="dcterms:W3CDTF">2022-01-03T01:29:00Z</dcterms:modified>
</cp:coreProperties>
</file>